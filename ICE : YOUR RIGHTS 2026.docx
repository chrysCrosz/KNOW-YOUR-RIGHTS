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rPr/>
      </w:pPr>
      <w:sdt>
        <w:sdtPr>
          <w:id w:val="887705836"/>
          <w:tag w:val="goog_rdk_1"/>
        </w:sdtPr>
        <w:sdtContent>
          <w:ins w:author="Chrystal Tite" w:id="0" w:date="2026-01-15T22:00:0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perscript"/>
              </w:rPr>
              <w:footnoteReference w:customMarkFollows="0" w:id="0"/>
            </w:r>
          </w:ins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2222" w:val="clear"/>
            <w:tcMar>
              <w:top w:w="300.0" w:type="dxa"/>
              <w:left w:w="200.0" w:type="dxa"/>
              <w:bottom w:w="30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KNOW YOUR RIGHTS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CONOZCA SUS DERECHOS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200" w:before="40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ICE Surveillance &amp;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Vigilancia y Cumplimiento de 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0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Community Resource Packet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Paquete de Recursos Comunitarios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3cd" w:val="clear"/>
        <w:spacing w:before="500" w:lineRule="auto"/>
        <w:jc w:val="center"/>
        <w:rPr/>
      </w:pPr>
      <w:r w:rsidDel="00000000" w:rsidR="00000000" w:rsidRPr="00000000">
        <w:rPr>
          <w:b w:val="1"/>
          <w:bCs w:val="1"/>
          <w:color w:val="b22222"/>
          <w:sz w:val="28"/>
          <w:szCs w:val="28"/>
          <w:rtl w:val="0"/>
        </w:rPr>
        <w:t xml:space="preserve">OKLAHOMA EDITION | EDICIÓN DE OKLAHOMA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22222" w:space="0" w:sz="8" w:val="single"/>
              <w:left w:color="b22222" w:space="0" w:sz="8" w:val="single"/>
              <w:bottom w:color="b22222" w:space="0" w:sz="8" w:val="single"/>
              <w:right w:color="b22222" w:space="0" w:sz="8" w:val="single"/>
            </w:tcBorders>
            <w:shd w:fill="ffebe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22222"/>
                <w:sz w:val="24"/>
                <w:szCs w:val="24"/>
                <w:rtl w:val="0"/>
              </w:rPr>
              <w:t xml:space="preserve">⚠️ CRITICAL UPDATES JANUARY 2026 ⚠️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ICE workforce DOUBLED to 22,000+ agents | All 750 OK troopers now have ICE authority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Laken Riley Act: Mandatory detention for arrests | Expedited removal expanded nationwide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before="4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Updated January 13, 2026 | Actualizado 13 de Enero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5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THIS PACKET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1. Critical 2025-2026 Policy Changes | 2. How ICE Tracks You | 3. Oklahoma-Specific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4. What To Do At Your Door | 5. Warrant Comparison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222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1: CRITICAL 2025-2026 POLICY 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CAMBIOS CRÍTICOS DE POLÍTICA 2025-2026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spacing w:before="200" w:lineRule="auto"/>
        <w:rPr/>
      </w:pPr>
      <w:r w:rsidDel="00000000" w:rsidR="00000000" w:rsidRPr="00000000">
        <w:rPr>
          <w:rtl w:val="0"/>
        </w:rPr>
        <w:t xml:space="preserve">🚨 ICE WORKFORCE DOUBLED | FUERZA DE ICE DUPLICADA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22,000+ agents now (up from 10,000 in January 2025) — 120% increase in 4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reduced from 6 months to ~6 weeks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$50,000 signing bonuses offered; 220,000+ applications received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Agents already deployed nationwide in enforcement operations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2222"/>
          <w:sz w:val="22"/>
          <w:szCs w:val="22"/>
          <w:u w:val="none"/>
          <w:shd w:fill="auto" w:val="clear"/>
          <w:vertAlign w:val="baseline"/>
          <w:rtl w:val="0"/>
        </w:rPr>
        <w:t xml:space="preserve">Minneapolis shooting (Jan 7, 2026): Renee Nicole Good killed by ICE agent — nationwide protests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⚖️ LAKEN RILEY ACT (Jan 29, 2025) | LEY LAKEN RILEY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DETENTION — no bond — for anyone ARRESTED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80" w:firstLine="0"/>
        <w:rPr/>
      </w:pPr>
      <w:r w:rsidDel="00000000" w:rsidR="00000000" w:rsidRPr="00000000">
        <w:rPr>
          <w:rtl w:val="0"/>
        </w:rPr>
        <w:t xml:space="preserve">Theft, burglary, larceny, shoplifting, assault on police, or any crime causing death/injury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2222"/>
          <w:sz w:val="22"/>
          <w:szCs w:val="22"/>
          <w:u w:val="none"/>
          <w:shd w:fill="auto" w:val="clear"/>
          <w:vertAlign w:val="baseline"/>
          <w:rtl w:val="0"/>
        </w:rPr>
        <w:t xml:space="preserve">You do NOT have to be convicted — an ARREST is enough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Applies to undocumented people, DACA, TPS, and asylum seekers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17,500+ detained under this law as of December 2025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 YOURSELF: Do not talk to police. Even admitting to a crime triggers detention.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✈️ EXPEDITED REMOVAL EXPANDED | DEPORTACIÓN RÁPIDA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APPLIES ANYWHERE in the U.S. (not just border zones)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cannot prove 2 YEARS of continuous presence, you can be deported in 24-48 hours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2222"/>
          <w:sz w:val="22"/>
          <w:szCs w:val="22"/>
          <w:u w:val="none"/>
          <w:shd w:fill="auto" w:val="clear"/>
          <w:vertAlign w:val="baseline"/>
          <w:rtl w:val="0"/>
        </w:rPr>
        <w:t xml:space="preserve">NO IMMIGRATION JUDGE — ICE officer decides 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Applies to people who entered without inspection AND some parolees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 YOURSELF: Carry proof of 2+ years residence (leases, utility bills, tax records)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💰 IRS-ICE DATA SHARING UPDATE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2025: 47,000 taxpayer records already shared with 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2025: Federal judge blocked FURTHER sharing as "unlawful"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2222"/>
          <w:sz w:val="22"/>
          <w:szCs w:val="22"/>
          <w:u w:val="none"/>
          <w:shd w:fill="auto" w:val="clear"/>
          <w:vertAlign w:val="baseline"/>
          <w:rtl w:val="0"/>
        </w:rPr>
        <w:t xml:space="preserve">BUT: Those 47,000 records REMAIN with ICE — appeals 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37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2: HOW ICE GETS YOUR LOCATION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CÓMO ICE OBTIENE SU UBICACIÓN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🚗 LICENSE PLATE READERS | LECTORES DE PLACAS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9,000+ ICE agents access 5+ BILLION vehicle location data points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Cameras on police cars, bridges, toll plazas photograph every plate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 can search up to 5 years of your vehicle movement history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📱 CELL PHONE TRACKING | RASTREO DE CELULARES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tracks which devices have been at certain locations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create "day in the life" profiles from your phone location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Spyware can access encrypted apps (WhatsApp, Telegram)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🪪 DRIVER'S LICENSE | LICENCIAS DE CONDUCIR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 has scanned license photos of 1 in 3 U.S. adults using facial recognition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access to license data for 3 in 4 adults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Fortify app: agents scan faces on street, compare against 200+ million photos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🔗 PALANTIR "ImmigrationOS" | BASE DE DATOS MAESTRA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$30 million AI system links: IRS tax data, Social Security, passports, plates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AI to identify, track, and flag people for deportation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through 2027</w:t>
      </w:r>
    </w:p>
    <w:p w:rsidR="00000000" w:rsidDel="00000000" w:rsidP="00000000" w:rsidRDefault="00000000" w:rsidRPr="00000000" w14:paraId="0000003E">
      <w:pPr>
        <w:pStyle w:val="Heading1"/>
        <w:spacing w:before="150" w:lineRule="auto"/>
        <w:rPr/>
      </w:pPr>
      <w:r w:rsidDel="00000000" w:rsidR="00000000" w:rsidRPr="00000000">
        <w:rPr>
          <w:rtl w:val="0"/>
        </w:rPr>
        <w:t xml:space="preserve">🛡️ PROTECT YOURSELF | PROTÉJASE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Disable location services on your phone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carry foreign passport/ID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carry proof of 2+ years in U.S. (leases, bills, tax records)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your right to remain silent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Carry immigration attorney contact info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222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3: OKLAHOMA-SPECIFIC WARNING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ADVERTENCIA ESPECÍFICA PARA OKLAHOMA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before="1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22222" w:space="0" w:sz="8" w:val="single"/>
              <w:left w:color="b22222" w:space="0" w:sz="8" w:val="single"/>
              <w:bottom w:color="b22222" w:space="0" w:sz="8" w:val="single"/>
              <w:right w:color="b22222" w:space="0" w:sz="8" w:val="single"/>
            </w:tcBorders>
            <w:shd w:fill="ffebe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22222"/>
                <w:sz w:val="26"/>
                <w:szCs w:val="26"/>
                <w:rtl w:val="0"/>
              </w:rPr>
              <w:t xml:space="preserve">⚠️ ALL 750 OKLAHOMA HIGHWAY PATROL TROOPERS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22222"/>
                <w:sz w:val="26"/>
                <w:szCs w:val="26"/>
                <w:rtl w:val="0"/>
              </w:rPr>
              <w:t xml:space="preserve">NOW HAVE ICE AUTHORITY (287(g))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22222"/>
                <w:sz w:val="24"/>
                <w:szCs w:val="24"/>
                <w:rtl w:val="0"/>
              </w:rPr>
              <w:t xml:space="preserve">ANY TRAFFIC STOP CAN BECOME AN IMMIGRATION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CUALQUIER PARADA DE TRÁFICO PUEDE SER VERIFICACIÓN DE INMIGRACIÓN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spacing w:before="200" w:lineRule="auto"/>
        <w:rPr/>
      </w:pPr>
      <w:r w:rsidDel="00000000" w:rsidR="00000000" w:rsidRPr="00000000">
        <w:rPr>
          <w:rtl w:val="0"/>
        </w:rPr>
        <w:t xml:space="preserve">Oklahoma 287(g) Task Force Agencies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of Public Safety (ALL 750 Highway Patrol troopers)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Oklahoma Bureau of Investigation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Oklahoma Bureau of Narcotics</w:t>
      </w:r>
    </w:p>
    <w:p w:rsidR="00000000" w:rsidDel="00000000" w:rsidP="00000000" w:rsidRDefault="00000000" w:rsidRPr="00000000" w14:paraId="00000050">
      <w:pPr>
        <w:spacing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287(g) Jail Agreement Counties: </w:t>
      </w:r>
      <w:r w:rsidDel="00000000" w:rsidR="00000000" w:rsidRPr="00000000">
        <w:rPr>
          <w:rtl w:val="0"/>
        </w:rPr>
        <w:t xml:space="preserve">Tulsa, Canadian, Okmulgee</w:t>
      </w:r>
    </w:p>
    <w:p w:rsidR="00000000" w:rsidDel="00000000" w:rsidP="00000000" w:rsidRDefault="00000000" w:rsidRPr="00000000" w14:paraId="00000051">
      <w:pPr>
        <w:pStyle w:val="Heading1"/>
        <w:spacing w:before="150" w:lineRule="auto"/>
        <w:rPr/>
      </w:pPr>
      <w:r w:rsidDel="00000000" w:rsidR="00000000" w:rsidRPr="00000000">
        <w:rPr>
          <w:rtl w:val="0"/>
        </w:rPr>
        <w:t xml:space="preserve">Recent Oklahoma Operations | Operaciones Recientes</w:t>
      </w:r>
    </w:p>
    <w:tbl>
      <w:tblPr>
        <w:tblStyle w:val="Table7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200"/>
        <w:gridCol w:w="5100"/>
        <w:tblGridChange w:id="0">
          <w:tblGrid>
            <w:gridCol w:w="2500"/>
            <w:gridCol w:w="32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2222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2222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2222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 31,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OKC Home Raid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Chase ended at uninvolved family's home; windows smashed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 28-29,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Guardian I-40 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 arrested, 34 truck drivers; 500+ vehicles 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Sept 22-25,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Guardian I-40 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125+ arrested, 91 truck drivers; 30-hour operation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spacing w:before="180" w:lineRule="auto"/>
        <w:rPr/>
      </w:pPr>
      <w:r w:rsidDel="00000000" w:rsidR="00000000" w:rsidRPr="00000000">
        <w:rPr>
          <w:rtl w:val="0"/>
        </w:rPr>
        <w:t xml:space="preserve">⚠️ NEW: Diamondback Detention Facility Opening Q1 2026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Watonga, OK — 2,160 bed ICE detention facility reopening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by CoreCivic (private prison company)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$100 million annual revenue expected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100+ habeas corpus petitions filed in OK federal courts since September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2222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4: ICE AT YOUR DOOR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ICE EN SU PUERTA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before="1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22222" w:space="0" w:sz="8" w:val="single"/>
              <w:left w:color="b22222" w:space="0" w:sz="8" w:val="single"/>
              <w:bottom w:color="b22222" w:space="0" w:sz="8" w:val="single"/>
              <w:right w:color="b22222" w:space="0" w:sz="8" w:val="single"/>
            </w:tcBorders>
            <w:shd w:fill="ffebee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22222"/>
                <w:sz w:val="30"/>
                <w:szCs w:val="30"/>
                <w:rtl w:val="0"/>
              </w:rPr>
              <w:t xml:space="preserve">🚪 DO NOT OPEN THE DOOR | NO ABRA LA PUERTA 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ICE warrant is NOT a judicial warrant — they CANNOT enter without your consent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spacing w:before="180" w:lineRule="auto"/>
        <w:rPr/>
      </w:pPr>
      <w:r w:rsidDel="00000000" w:rsidR="00000000" w:rsidRPr="00000000">
        <w:rPr>
          <w:rtl w:val="0"/>
        </w:rPr>
        <w:t xml:space="preserve">What To Do | Qué Hacer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OPEN the door | NO ABRA la puerta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Ask: "Do you have a warrant signed by a judge?" | "¿Tiene orden firmada por un juez?"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Say: "Slide it under the door" | "Pásela por debajo de la puerta"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warrant (see Page 5) | REVISE la orden (vea Página 5)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valid: "I do not consent to entry" | "No doy consentimiento para entrar"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SILENT | GUARDE SILENCIO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your attorney | Llame a su abogado</w:t>
      </w:r>
    </w:p>
    <w:p w:rsidR="00000000" w:rsidDel="00000000" w:rsidP="00000000" w:rsidRDefault="00000000" w:rsidRPr="00000000" w14:paraId="00000071">
      <w:pPr>
        <w:spacing w:before="1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e3f2fd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565c0"/>
                <w:sz w:val="24"/>
                <w:szCs w:val="24"/>
                <w:rtl w:val="0"/>
              </w:rPr>
              <w:t xml:space="preserve">⚖️ YOUR RIGHTS | SUS DERECHOS ⚖️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before="60" w:lineRule="auto"/>
              <w:jc w:val="center"/>
              <w:rPr/>
            </w:pPr>
            <w:sdt>
              <w:sdtPr>
                <w:id w:val="-100480428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 Right to REMAIN SILENT | Derecho a GUARDAR SILENCIO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sdt>
              <w:sdtPr>
                <w:id w:val="93615182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 Right to an ATTORNEY | Derecho a un ABOGADO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sdt>
              <w:sdtPr>
                <w:id w:val="-84509227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 DO NOT SIGN anything without lawyer | NO FIRME nada sin abogado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/>
            </w:pPr>
            <w:sdt>
              <w:sdtPr>
                <w:id w:val="-46587687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✓ DO NOT LIE or give false documents | NO MIENTA ni dé documentos falsos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/>
            </w:pPr>
            <w:sdt>
              <w:sdtPr>
                <w:id w:val="-152380168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b22222"/>
                    <w:sz w:val="18"/>
                    <w:szCs w:val="18"/>
                    <w:rtl w:val="0"/>
                  </w:rPr>
                  <w:t xml:space="preserve">✓ DO NOT ADMIT to any crime (triggers Laken Riley detention)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spacing w:before="150" w:lineRule="auto"/>
        <w:rPr/>
      </w:pPr>
      <w:r w:rsidDel="00000000" w:rsidR="00000000" w:rsidRPr="00000000">
        <w:rPr>
          <w:rtl w:val="0"/>
        </w:rPr>
        <w:t xml:space="preserve">Phrases to Say | Frases Para Decir</w:t>
      </w:r>
    </w:p>
    <w:tbl>
      <w:tblPr>
        <w:tblStyle w:val="Table1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3e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🗣️ IN ENGLISH: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"I do not consent to your entry."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"I am exercising my right to remain silent."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"I want to speak with an attorney."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3e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🗣️ EN ESPAÑOL: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"No doy consentimiento para que entre."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"Ejerzo mi derecho a guardar silencio."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"Quiero hablar con un abogado."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37e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PAGE 5: KNOW THE DIFFERENCE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CONOZCA LA DIFERENCIA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20" w:before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Ask to see warrant through window or under door — DO NOT OPEN</w:t>
      </w:r>
      <w:r w:rsidDel="00000000" w:rsidR="00000000" w:rsidRPr="00000000">
        <w:rPr>
          <w:rtl w:val="0"/>
        </w:rPr>
      </w:r>
    </w:p>
    <w:tbl>
      <w:tblPr>
        <w:tblStyle w:val="Table1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8" w:val="single"/>
              <w:left w:color="2e7d32" w:space="0" w:sz="8" w:val="single"/>
              <w:bottom w:color="2e7d32" w:space="0" w:sz="8" w:val="single"/>
              <w:right w:color="2e7d32" w:space="0" w:sz="8" w:val="single"/>
            </w:tcBorders>
            <w:shd w:fill="c8e6c9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sdt>
              <w:sdtPr>
                <w:id w:val="-84536285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5e20"/>
                    <w:sz w:val="20"/>
                    <w:szCs w:val="20"/>
                    <w:rtl w:val="0"/>
                  </w:rPr>
                  <w:t xml:space="preserve">✅ VALID JUDICIAL WARRANT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color w:val="1b5e20"/>
                <w:sz w:val="16"/>
                <w:szCs w:val="16"/>
                <w:rtl w:val="0"/>
              </w:rPr>
              <w:t xml:space="preserve">CAN enter your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22222" w:space="0" w:sz="8" w:val="single"/>
              <w:left w:color="b22222" w:space="0" w:sz="8" w:val="single"/>
              <w:bottom w:color="b22222" w:space="0" w:sz="8" w:val="single"/>
              <w:right w:color="b22222" w:space="0" w:sz="8" w:val="single"/>
            </w:tcBorders>
            <w:shd w:fill="ffcdd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sdt>
              <w:sdtPr>
                <w:id w:val="128417270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b71c1c"/>
                    <w:sz w:val="20"/>
                    <w:szCs w:val="20"/>
                    <w:rtl w:val="0"/>
                  </w:rPr>
                  <w:t xml:space="preserve">❌ ICE ADMINISTRATIVE WARRANT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color w:val="b71c1c"/>
                <w:sz w:val="16"/>
                <w:szCs w:val="16"/>
                <w:rtl w:val="0"/>
              </w:rPr>
              <w:t xml:space="preserve">CANNOT enter without consent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d32" w:space="0" w:sz="8" w:val="single"/>
              <w:left w:color="2e7d32" w:space="0" w:sz="8" w:val="single"/>
              <w:bottom w:color="2e7d32" w:space="0" w:sz="8" w:val="single"/>
              <w:right w:color="2e7d32" w:space="0" w:sz="8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Form: </w:t>
            </w:r>
            <w:r w:rsidDel="00000000" w:rsidR="00000000" w:rsidRPr="00000000">
              <w:rPr>
                <w:b w:val="1"/>
                <w:bCs w:val="1"/>
                <w:color w:val="1b5e20"/>
                <w:sz w:val="18"/>
                <w:szCs w:val="18"/>
                <w:rtl w:val="0"/>
              </w:rPr>
              <w:t xml:space="preserve">AO 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22222" w:space="0" w:sz="8" w:val="single"/>
              <w:left w:color="b22222" w:space="0" w:sz="8" w:val="single"/>
              <w:bottom w:color="b22222" w:space="0" w:sz="8" w:val="single"/>
              <w:right w:color="b22222" w:space="0" w:sz="8" w:val="single"/>
            </w:tcBorders>
            <w:shd w:fill="ffebe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Form: </w:t>
            </w:r>
            <w:r w:rsidDel="00000000" w:rsidR="00000000" w:rsidRPr="00000000">
              <w:rPr>
                <w:b w:val="1"/>
                <w:bCs w:val="1"/>
                <w:color w:val="b71c1c"/>
                <w:sz w:val="18"/>
                <w:szCs w:val="18"/>
                <w:rtl w:val="0"/>
              </w:rPr>
              <w:t xml:space="preserve">I-200 or I-205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d32" w:space="0" w:sz="8" w:val="single"/>
              <w:left w:color="2e7d32" w:space="0" w:sz="8" w:val="single"/>
              <w:bottom w:color="2e7d32" w:space="0" w:sz="8" w:val="single"/>
              <w:right w:color="2e7d32" w:space="0" w:sz="8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Header says: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1b5e20"/>
                <w:sz w:val="18"/>
                <w:szCs w:val="18"/>
                <w:rtl w:val="0"/>
              </w:rPr>
              <w:t xml:space="preserve">"UNITED STATES DISTRICT COURT"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22222" w:space="0" w:sz="8" w:val="single"/>
              <w:left w:color="b22222" w:space="0" w:sz="8" w:val="single"/>
              <w:bottom w:color="b22222" w:space="0" w:sz="8" w:val="single"/>
              <w:right w:color="b22222" w:space="0" w:sz="8" w:val="single"/>
            </w:tcBorders>
            <w:shd w:fill="ffebe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Header says: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b71c1c"/>
                <w:sz w:val="18"/>
                <w:szCs w:val="18"/>
                <w:rtl w:val="0"/>
              </w:rPr>
              <w:t xml:space="preserve">"U.S. DEPARTMENT OF HOMELAND SECURITY"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d32" w:space="0" w:sz="8" w:val="single"/>
              <w:left w:color="2e7d32" w:space="0" w:sz="8" w:val="single"/>
              <w:bottom w:color="2e7d32" w:space="0" w:sz="8" w:val="single"/>
              <w:right w:color="2e7d32" w:space="0" w:sz="8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Signature line: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1b5e20"/>
                <w:sz w:val="18"/>
                <w:szCs w:val="18"/>
                <w:rtl w:val="0"/>
              </w:rPr>
              <w:t xml:space="preserve">"Judge's signature" or "United States Magistrate Judge"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22222" w:space="0" w:sz="8" w:val="single"/>
              <w:left w:color="b22222" w:space="0" w:sz="8" w:val="single"/>
              <w:bottom w:color="b22222" w:space="0" w:sz="8" w:val="single"/>
              <w:right w:color="b22222" w:space="0" w:sz="8" w:val="single"/>
            </w:tcBorders>
            <w:shd w:fill="ffebe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Signature line: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b71c1c"/>
                <w:sz w:val="18"/>
                <w:szCs w:val="18"/>
                <w:rtl w:val="0"/>
              </w:rPr>
              <w:t xml:space="preserve">"Authorized Immigration Officer" — NOT A JUDGE!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before="1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sdt>
              <w:sdtPr>
                <w:id w:val="-51961687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65100"/>
                    <w:sz w:val="22"/>
                    <w:szCs w:val="22"/>
                    <w:rtl w:val="0"/>
                  </w:rPr>
                  <w:t xml:space="preserve">✓ QUICK CHECK | VERIFICACIÓN RÁPIDA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before="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Is it signed by a JUDGE? | ¿Firmada por un JUEZ?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Does it say "UNITED STATES DISTRICT COURT"?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Is your name and address CORRECT? | ¿Nombre y dirección correctos?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Is the date RECENT? | ¿Fecha reciente?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before="80" w:lineRule="auto"/>
              <w:jc w:val="center"/>
              <w:rPr/>
            </w:pPr>
            <w:sdt>
              <w:sdtPr>
                <w:id w:val="122549528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b22222"/>
                    <w:sz w:val="20"/>
                    <w:szCs w:val="20"/>
                    <w:rtl w:val="0"/>
                  </w:rPr>
                  <w:t xml:space="preserve">If ANY answer is NO → Do not open | Si CUALQUIER respuesta es NO → No abra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2222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⚠️ OPENING THE DOOR = GIVING CONSENT ⚠️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Even cracking the door can be considered consent to enter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before="150" w:lineRule="auto"/>
        <w:jc w:val="center"/>
        <w:rPr/>
      </w:pPr>
      <w:r w:rsidDel="00000000" w:rsidR="00000000" w:rsidRPr="00000000">
        <w:rPr>
          <w:b w:val="1"/>
          <w:bCs w:val="1"/>
          <w:color w:val="1a237e"/>
          <w:sz w:val="22"/>
          <w:szCs w:val="22"/>
          <w:rtl w:val="0"/>
        </w:rPr>
        <w:t xml:space="preserve">PRINT • SHARE • PROTECT YOUR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b w:val="1"/>
          <w:bCs w:val="1"/>
          <w:color w:val="1a237e"/>
          <w:sz w:val="20"/>
          <w:szCs w:val="20"/>
          <w:rtl w:val="0"/>
        </w:rPr>
        <w:t xml:space="preserve">IMPRIMA • COMPARTA • PROTEJA A SU COMUNIDAD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100" w:lineRule="auto"/>
        <w:jc w:val="center"/>
        <w:rPr/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Sources: ICE.gov, DHS, ACLU, NILC, Georgetown Law, ProPublica, Federal Court Records, CLINIC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sdt>
      <w:sdtPr>
        <w:id w:val="1175525506"/>
        <w:tag w:val="goog_rdk_14"/>
      </w:sdtPr>
      <w:sdtContent>
        <w:p w:rsidR="00000000" w:rsidDel="00000000" w:rsidP="00000000" w:rsidRDefault="00000000" w:rsidRPr="00000000" w14:paraId="000000A0">
          <w:pPr>
            <w:numPr>
              <w:ilvl w:val="0"/>
              <w:numId w:val="3"/>
            </w:numPr>
            <w:ind w:left="720" w:hanging="360"/>
            <w:rPr>
              <w:ins w:author="Chrystal Tite" w:id="0" w:date="2026-01-15T22:00:04Z"/>
              <w:sz w:val="20"/>
              <w:szCs w:val="20"/>
              <w:u w:val="none"/>
            </w:rPr>
          </w:pPr>
          <w:r w:rsidDel="00000000" w:rsidR="00000000" w:rsidRPr="00000000">
            <w:rPr>
              <w:rStyle w:val="FootnoteReference"/>
              <w:vertAlign w:val="superscript"/>
            </w:rPr>
            <w:footnoteRef/>
          </w:r>
          <w:sdt>
            <w:sdtPr>
              <w:id w:val="-1920333542"/>
              <w:tag w:val="goog_rdk_12"/>
            </w:sdtPr>
            <w:sdtContent>
              <w:ins w:author="Chrystal Tite" w:id="0" w:date="2026-01-15T22:00:04Z"/>
              <w:sdt>
                <w:sdtPr>
                  <w:id w:val="371271772"/>
                  <w:tag w:val="goog_rdk_13"/>
                </w:sdtPr>
                <w:sdtContent>
                  <w:ins w:author="Chrystal Tite" w:id="0" w:date="2026-01-15T22:00:04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hrystal Tite" w:id="0" w:date="2026-01-15T22:00:04Z"/>
            </w:sdtContent>
          </w:sdt>
        </w:p>
      </w:sdtContent>
    </w:sdt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b22222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5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37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CM+XvEjyU8flOjw+z/bgs3OGXg==">CgMxLjAaGgoBMBIVChMIBCoPCgtBQUFCeWk0OHRmQRABGhoKATESFQoTCAQqDwoLQUFBQnlpNDh0ZkEQAR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2026-01-13T08:26:27.839Z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